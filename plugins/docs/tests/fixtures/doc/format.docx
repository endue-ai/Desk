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media/image3.wmf" ContentType="image/x-wmf"/>
  <Override PartName="/word/media/image4.wmf" ContentType="image/x-wmf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5" w:after="115"/>
        <w:ind w:hanging="0" w:start="0"/>
        <w:jc w:val="start"/>
        <w:rPr/>
      </w:pPr>
      <w:r>
        <w:rPr/>
        <w:t>Format check</w:t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This line has </w:t>
      </w:r>
      <w:r>
        <w:rPr>
          <w:b/>
          <w:color w:val="FF0000"/>
          <w:sz w:val="28"/>
        </w:rPr>
        <w:t>a bold red 14 pt run</w:t>
      </w:r>
      <w:r>
        <w:rPr/>
        <w:t xml:space="preserve">, </w:t>
      </w:r>
      <w:r>
        <w:rPr>
          <w:i/>
          <w:u w:val="single"/>
        </w:rPr>
        <w:t>italic underlined words</w:t>
      </w:r>
      <w:r>
        <w:rPr/>
        <w:t xml:space="preserve">, </w:t>
      </w:r>
      <w:r>
        <w:rPr>
          <w:shd w:fill="FFFF00" w:val="clear"/>
        </w:rPr>
        <w:t>a highlight</w:t>
      </w:r>
      <w:r>
        <w:rPr/>
        <w:t xml:space="preserve">, </w:t>
      </w:r>
      <w:r>
        <w:rPr>
          <w:strike/>
        </w:rPr>
        <w:t>struck text</w:t>
      </w:r>
      <w:r>
        <w:rPr/>
        <w:t>, x</w:t>
      </w:r>
      <w:r>
        <w:rPr>
          <w:vertAlign w:val="superscript"/>
        </w:rPr>
        <w:t>2</w:t>
      </w:r>
      <w:r>
        <w:rPr/>
        <w:t xml:space="preserve"> and H</w:t>
      </w:r>
      <w:r>
        <w:rPr>
          <w:vertAlign w:val="subscript"/>
        </w:rPr>
        <w:t>2</w:t>
      </w:r>
      <w:r>
        <w:rPr/>
        <w:t xml:space="preserve">O, </w:t>
      </w:r>
      <w:r>
        <w:rPr>
          <w:rFonts w:ascii="Liberation Mono" w:hAnsi="Liberation Mono"/>
          <w:color w:val="2E75B6"/>
        </w:rPr>
        <w:t>mono blue</w:t>
      </w:r>
      <w:r>
        <w:rPr/>
        <w:t xml:space="preserve"> and </w:t>
      </w:r>
      <w:r>
        <w:rPr>
          <w:smallCaps/>
        </w:rPr>
        <w:t>small caps</w:t>
      </w:r>
      <w:r>
        <w:rPr/>
        <w:t>.</w:t>
      </w:r>
    </w:p>
    <w:p>
      <w:pPr>
        <w:pStyle w:val="Normal"/>
        <w:bidi w:val="0"/>
        <w:jc w:val="center"/>
        <w:rPr/>
      </w:pPr>
      <w:r>
        <w:rPr/>
        <w:t>A centred paragraph.</w:t>
      </w:r>
    </w:p>
    <w:p>
      <w:pPr>
        <w:pStyle w:val="Normal"/>
        <w:bidi w:val="0"/>
        <w:jc w:val="end"/>
        <w:rPr/>
      </w:pPr>
      <w:r>
        <w:rPr/>
        <w:t>A paragraph on the right.</w:t>
      </w:r>
    </w:p>
    <w:p>
      <w:pPr>
        <w:pStyle w:val="Quote"/>
        <w:bidi w:val="0"/>
        <w:spacing w:lineRule="auto" w:line="360"/>
        <w:ind w:firstLine="360" w:start="720" w:end="720"/>
        <w:jc w:val="both"/>
        <w:rPr/>
      </w:pPr>
      <w:r>
        <w:rPr/>
        <w:t>A quoted paragraph, justified, indented half an inch on both sides with a quarter-inch first line and one and a half lines of spacing, long enough to wrap onto a second line.</w:t>
      </w:r>
    </w:p>
    <w:p>
      <w:pPr>
        <w:pStyle w:val="Normal"/>
        <w:bidi w:val="0"/>
        <w:spacing w:lineRule="exact" w:line="432" w:before="360" w:after="360"/>
        <w:jc w:val="start"/>
        <w:rPr/>
      </w:pPr>
      <w:r>
        <w:rPr/>
        <w:t>Exact spacing: a quarter inch before and after.</w:t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Kept text </w:t>
      </w:r>
      <w:del w:id="0" w:author="Mina Park" w:date="2026-10-21T09:00:00Z">
        <w:r>
          <w:rPr/>
          <w:delText xml:space="preserve">removed words </w:delText>
        </w:r>
      </w:del>
      <w:r>
        <w:rPr/>
        <w:t xml:space="preserve">stays, and </w:t>
      </w:r>
      <w:ins w:id="1" w:author="Mina Park" w:date="2026-10-21T09:05:00Z">
        <w:r>
          <w:rPr/>
          <w:t>inserted words</w:t>
        </w:r>
      </w:ins>
      <w:r>
        <w:rPr/>
        <w:t xml:space="preserve"> show.</w:t>
      </w:r>
    </w:p>
    <w:p>
      <w:pPr>
        <w:pStyle w:val="Normal"/>
        <w:bidi w:val="0"/>
        <w:spacing w:before="0" w:after="144"/>
        <w:jc w:val="start"/>
        <w:rPr>
          <w:del w:id="3" w:author="Mina Park" w:date="2026-10-21T09:10:00Z"/>
        </w:rPr>
      </w:pPr>
      <w:r>
        <w:rPr/>
        <w:t xml:space="preserve">Joined: first half </w:t>
      </w:r>
      <w:del w:id="2" w:author="Mina Park" w:date="2026-10-21T09:10:00Z">
        <w:r>
          <w:rPr/>
          <w:delText>was cut here.</w:delText>
        </w:r>
      </w:del>
    </w:p>
    <w:p>
      <w:pPr>
        <w:pStyle w:val="Normal"/>
        <w:bidi w:val="0"/>
        <w:spacing w:before="0" w:after="144"/>
        <w:jc w:val="start"/>
        <w:rPr/>
      </w:pPr>
      <w:del w:id="4" w:author="Mina Park" w:date="2026-10-21T09:10:00Z">
        <w:r>
          <w:rPr/>
          <w:delText xml:space="preserve">Removed lead-in </w:delText>
        </w:r>
      </w:del>
      <w:r>
        <w:rPr/>
        <w:t>and second half.</w:t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the format page</w:t>
        </w:r>
      </w:hyperlink>
      <w:r>
        <w:rPr/>
        <w:t xml:space="preserve"> and write to </w:t>
      </w:r>
      <w:hyperlink r:id="rId3">
        <w:r>
          <w:rPr>
            <w:rStyle w:val="Hyperlink"/>
          </w:rPr>
          <w:t>the desk</w:t>
        </w:r>
      </w:hyperlink>
      <w:r>
        <w:rPr/>
        <w:t>.</w:t>
      </w:r>
      <w:r>
        <w:rPr>
          <w:rStyle w:val="FootnoteReference"/>
        </w:rPr>
        <w:footnoteReference w:id="2"/>
      </w:r>
      <w:r>
        <w:rPr/>
        <w:t xml:space="preserve"> The end has a note too.</w:t>
      </w:r>
      <w:r>
        <w:rPr>
          <w:rStyle w:val="EndnoteReference"/>
        </w:rPr>
        <w:endnoteReference w:id="2"/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The </w:t>
      </w:r>
      <w:commentRangeStart w:id="0"/>
      <w:r>
        <w:rPr/>
        <w:t>reviewed numbers</w:t>
      </w:r>
      <w:r>
        <w:rPr/>
      </w:r>
      <w:commentRangeEnd w:id="0"/>
      <w:r>
        <w:commentReference w:id="0"/>
      </w:r>
      <w:r>
        <w:rPr/>
        <w:t xml:space="preserve"> stand.</w:t>
      </w:r>
    </w:p>
    <w:p>
      <w:pPr>
        <w:pStyle w:val="Heading2"/>
        <w:bidi w:val="0"/>
        <w:ind w:hanging="0" w:start="0"/>
        <w:jc w:val="star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 step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Second step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Inner one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Inner two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Third step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bullet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Another bullet</w:t>
      </w:r>
    </w:p>
    <w:p>
      <w:pPr>
        <w:pStyle w:val="Heading3"/>
        <w:bidi w:val="0"/>
        <w:ind w:hanging="0" w:start="0"/>
        <w:jc w:val="start"/>
        <w:rPr/>
      </w:pPr>
      <w:r>
        <w:rPr/>
        <w:t>Table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677"/>
        <w:gridCol w:w="2339"/>
        <w:gridCol w:w="2339"/>
      </w:tblGrid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center"/>
              <w:rPr/>
            </w:pPr>
            <w:r>
              <w:rPr/>
              <w:t>Counts by site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Site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Morning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Evening</w:t>
            </w:r>
          </w:p>
        </w:tc>
      </w:tr>
      <w:tr>
        <w:trPr/>
        <w:tc>
          <w:tcPr>
            <w:tcW w:w="46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East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12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9</w:t>
            </w:r>
          </w:p>
        </w:tc>
      </w:tr>
      <w:tr>
        <w:trPr/>
        <w:tc>
          <w:tcPr>
            <w:tcW w:w="46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14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11</w:t>
            </w:r>
          </w:p>
        </w:tc>
      </w:tr>
    </w:tbl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1143000" cy="571500"/>
                <wp:effectExtent l="0" t="0" r="0" b="0"/>
                <wp:docPr id="1" name="Chart" descr="A small char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Chart" descr="A small chart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143000" cy="57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45.05pt;width:89.95pt;height:44.95pt;mso-wrap-style:none;v-text-anchor:middle;mso-position-vertical:top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>
                <wp:extent cx="813435" cy="401955"/>
                <wp:effectExtent l="0" t="0" r="0" b="0"/>
                <wp:docPr id="3" name="Photo" descr="A phot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hoto" descr="A photo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813600" cy="40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1.7pt;width:64pt;height:31.6pt;mso-wrap-style:none;v-text-anchor:middle;mso-position-vertical:top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>
                <wp:extent cx="1270635" cy="630555"/>
                <wp:effectExtent l="0" t="0" r="0" b="0"/>
                <wp:docPr id="5" name="Shape" descr="A drawi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" descr="A drawing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270800" cy="63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9.7pt;width:100pt;height:49.6pt;mso-wrap-style:none;v-text-anchor:middle;mso-position-vertical:top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spacing w:before="0" w:after="144"/>
        <w:jc w:val="start"/>
        <w:rPr/>
      </w:pPr>
      <w: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635</wp:posOffset>
                </wp:positionV>
                <wp:extent cx="1828800" cy="548640"/>
                <wp:effectExtent l="635" t="635" r="635" b="635"/>
                <wp:wrapSquare wrapText="bothSides"/>
                <wp:docPr id="7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486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rPr/>
                            </w:pPr>
                            <w:r>
                              <w:rPr/>
                              <w:t>Boxed note 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#729fcf" stroked="t" o:allowincell="f" style="position:absolute;margin-left:288pt;margin-top:0pt;width:143.95pt;height:43.1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rPr/>
                      </w:pPr>
                      <w:r>
                        <w:rPr/>
                        <w:t>Boxed note text.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A text box follows this paragraph.</w:t>
      </w:r>
      <w:r>
        <w:br w:type="page"/>
      </w:r>
    </w:p>
    <w:p>
      <w:pPr>
        <w:pStyle w:val="Normal"/>
        <w:bidi w:val="0"/>
        <w:jc w:val="start"/>
        <w:rPr/>
        <w:sectPr>
          <w:headerReference w:type="default" r:id="rId10"/>
          <w:footerReference w:type="default" r:id="rId11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417" w:right="1134" w:gutter="0" w:header="1134" w:top="1722" w:footer="1134" w:bottom="1722"/>
          <w:pgNumType w:fmt="decimal"/>
          <w:formProt w:val="false"/>
          <w:textDirection w:val="lrTb"/>
          <w:docGrid w:type="default" w:linePitch="600" w:charSpace="36864"/>
        </w:sectPr>
      </w:pPr>
      <w:r>
        <w:rPr/>
        <w:t>한글 문단</w:t>
      </w:r>
      <w:r>
        <w:rPr/>
        <w:t xml:space="preserve">: </w:t>
      </w:r>
      <w:r>
        <w:rPr/>
        <w:t>두 번째 페이지가 여기서 시작한다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The Letter section starts here.</w:t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footnotePr>
            <w:numFmt w:val="decimal"/>
          </w:footnotePr>
          <w:endnotePr>
            <w:numFmt w:val="lowerRoman"/>
          </w:endnotePr>
          <w:type w:val="nextPage"/>
          <w:pgSz w:w="12240" w:h="15840"/>
          <w:pgMar w:left="1440" w:right="1440" w:gutter="0" w:header="1440" w:top="2028" w:footer="1440" w:bottom="2028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bidi w:val="0"/>
        <w:spacing w:before="0" w:after="144"/>
        <w:jc w:val="start"/>
        <w:rPr/>
      </w:pPr>
      <w:r>
        <w:rPr/>
        <w:t>Two columns of text become one column in the page view. This paragraph is long enough to fill a little of both columns when a word processor lays it out.</w:t>
      </w:r>
    </w:p>
    <w:p>
      <w:pPr>
        <w:sectPr>
          <w:footnotePr>
            <w:numFmt w:val="decimal"/>
          </w:footnotePr>
          <w:endnotePr>
            <w:numFmt w:val="lowerRoman"/>
          </w:endnotePr>
          <w:type w:val="continuous"/>
          <w:pgSz w:w="12240" w:h="15840"/>
          <w:pgMar w:left="1440" w:right="1440" w:gutter="0" w:header="1440" w:top="2028" w:footer="1440" w:bottom="2028"/>
          <w:cols w:num="2" w:space="360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Normal"/>
        <w:bidi w:val="0"/>
        <w:spacing w:before="0" w:after="144"/>
        <w:jc w:val="start"/>
        <w:rPr/>
      </w:pPr>
      <w:r>
        <w:rPr/>
        <w:t>The last paragraph.</w:t>
      </w:r>
    </w:p>
    <w:sectPr>
      <w:footnotePr>
        <w:numFmt w:val="decimal"/>
      </w:footnotePr>
      <w:endnotePr>
        <w:numFmt w:val="lowerRoman"/>
      </w:endnotePr>
      <w:type w:val="continuous"/>
      <w:pgSz w:w="12240" w:h="15840"/>
      <w:pgMar w:left="1440" w:right="1440" w:gutter="0" w:header="1440" w:top="2028" w:footer="1440" w:bottom="2028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ina Park" w:date="2026-10-20T10:30:00Z" w:initials="">
    <w:p>
      <w:pPr>
        <w:overflowPunct w:val="false"/>
        <w:bidi w:val="0"/>
        <w:spacing w:before="0" w:after="0"/>
        <w:rPr/>
      </w:pPr>
      <w:r>
        <w:annotationRef/>
      </w:r>
      <w:r>
        <w:rPr>
          <w:rFonts w:cs="DejaVu Sans" w:ascii="DejaVu Serif" w:hAnsi="DejaVu Serif" w:eastAsia="DejaVu Sans"/>
          <w:kern w:val="0"/>
          <w:sz w:val="24"/>
          <w:lang w:bidi="en-US" w:eastAsia="en-US" w:val="en-US"/>
        </w:rPr>
        <w:t>Check the totals.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FootnoteText"/>
        <w:bidi w:val="0"/>
        <w:spacing w:before="0" w:after="144"/>
        <w:jc w:val="start"/>
        <w:rPr/>
      </w:pPr>
      <w:r>
        <w:rPr>
          <w:rStyle w:val="EndnoteCharacters"/>
        </w:rPr>
        <w:endnoteRef/>
      </w:r>
      <w:r>
        <w:rPr/>
        <w:t>An endnote at the end.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end"/>
      <w:rPr/>
    </w:pPr>
    <w:r>
      <w:rPr/>
      <w:t>Format check ·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spacing w:before="0" w:after="144"/>
        <w:jc w:val="start"/>
        <w:rPr/>
      </w:pPr>
      <w:r>
        <w:rPr>
          <w:rStyle w:val="FootnoteCharacters"/>
        </w:rPr>
        <w:footnoteRef/>
      </w:r>
      <w:r>
        <w:rPr/>
        <w:t>A footnote about the format.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center"/>
      <w:rPr/>
    </w:pPr>
    <w:r>
      <w:rPr/>
      <w:t>Format check · 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end"/>
      <w:rPr/>
    </w:pPr>
    <w:r>
      <w:rPr/>
      <w:t>Letter pages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4"/>
    </w:pPr>
    <w:rPr>
      <w:rFonts w:ascii="Liberation Serif" w:hAnsi="Liberation Serif" w:eastAsia="Noto Serif CJK SC" w:cs="Noto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sz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sz w:val="28"/>
    </w:rPr>
  </w:style>
  <w:style w:type="paragraph" w:styleId="Heading3">
    <w:name w:val="heading 3"/>
    <w:basedOn w:val="Heading"/>
    <w:qFormat/>
    <w:pPr>
      <w:numPr>
        <w:ilvl w:val="2"/>
        <w:numId w:val="1"/>
      </w:numPr>
      <w:outlineLvl w:val="2"/>
    </w:pPr>
    <w:rPr>
      <w:i/>
      <w:sz w:val="24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qFormat/>
    <w:pPr>
      <w:keepNext w:val="true"/>
      <w:spacing w:before="245" w:after="115"/>
    </w:pPr>
    <w:rPr>
      <w:rFonts w:ascii="Liberation Sans" w:hAnsi="Liberation Sans"/>
      <w:b/>
      <w:color w:val="1F386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Quote">
    <w:name w:val="Quote"/>
    <w:basedOn w:val="Normal"/>
    <w:qFormat/>
    <w:pPr>
      <w:spacing w:lineRule="auto" w:line="360"/>
      <w:ind w:firstLine="360" w:start="720" w:end="720"/>
      <w:jc w:val="both"/>
    </w:pPr>
    <w:rPr/>
  </w:style>
  <w:style w:type="paragraph" w:styleId="FootnoteText">
    <w:name w:val="footnote text"/>
    <w:basedOn w:val="Normal"/>
    <w:pPr/>
    <w:rPr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format" TargetMode="External"/><Relationship Id="rId3" Type="http://schemas.openxmlformats.org/officeDocument/2006/relationships/hyperlink" Target="mailto:desk@example.com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2.jpeg"/><Relationship Id="rId8" Type="http://schemas.openxmlformats.org/officeDocument/2006/relationships/image" Target="media/image3.wmf"/><Relationship Id="rId9" Type="http://schemas.openxmlformats.org/officeDocument/2006/relationships/image" Target="media/image4.wmf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notes" Target="footnotes.xml"/><Relationship Id="rId17" Type="http://schemas.openxmlformats.org/officeDocument/2006/relationships/endnotes" Target="endnotes.xml"/><Relationship Id="rId18" Type="http://schemas.openxmlformats.org/officeDocument/2006/relationships/comments" Target="comments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LibreOffice/25.8.7.3$Linux_AARCH64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Format check</dc:title>
</cp:coreProperties>
</file>